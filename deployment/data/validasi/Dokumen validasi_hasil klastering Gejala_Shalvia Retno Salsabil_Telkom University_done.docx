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E76C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7CBE0A06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219388AF" w14:textId="77777777" w:rsidR="0027455D" w:rsidRPr="00455086" w:rsidRDefault="00000000">
      <w:pPr>
        <w:spacing w:before="60" w:after="160"/>
        <w:jc w:val="center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  <w:lang w:val="it-IT"/>
        </w:rPr>
        <w:t>LEMBAR VALIDASI AHLI</w:t>
      </w:r>
    </w:p>
    <w:p w14:paraId="33EF68D5" w14:textId="77777777" w:rsidR="0027455D" w:rsidRPr="00455086" w:rsidRDefault="00000000">
      <w:pPr>
        <w:spacing w:before="60" w:after="60"/>
        <w:jc w:val="center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sz w:val="25"/>
          <w:szCs w:val="25"/>
          <w:lang w:val="it-IT"/>
        </w:rPr>
        <w:t>Pengelompokan Teks Kesehatan Mental Berbahasa Indonesia</w:t>
      </w:r>
    </w:p>
    <w:p w14:paraId="02958342" w14:textId="77777777" w:rsidR="0027455D" w:rsidRDefault="00000000">
      <w:pPr>
        <w:spacing w:before="60" w:after="80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Media Sosial (Word2Vec + K-Means)</w:t>
      </w:r>
    </w:p>
    <w:p w14:paraId="3CD92037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70B5C262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07EF29BC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7D20B5C9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6AEACB77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4C8C805A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4524DABB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31E81033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p w14:paraId="2EC24D52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74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00"/>
        <w:gridCol w:w="5000"/>
      </w:tblGrid>
      <w:tr w:rsidR="0027455D" w:rsidRPr="00455086" w14:paraId="5E7FD0AC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CFFA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Nama Validator</w:t>
            </w:r>
          </w:p>
        </w:tc>
        <w:tc>
          <w:tcPr>
            <w:tcW w:w="5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7B036" w14:textId="77777777" w:rsidR="0027455D" w:rsidRPr="00455086" w:rsidRDefault="00000000">
            <w:pPr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r w:rsidRPr="0045508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it-IT"/>
              </w:rPr>
              <w:t>Ni Gusti Ketut Diana Setiawati, M.Psi., Psikolog</w:t>
            </w:r>
          </w:p>
        </w:tc>
      </w:tr>
      <w:tr w:rsidR="0027455D" w:rsidRPr="00455086" w14:paraId="0378DD78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75342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Profesi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Instansi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E4B3A" w14:textId="77777777" w:rsidR="0027455D" w:rsidRPr="00455086" w:rsidRDefault="00000000">
            <w:pPr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r w:rsidRPr="0045508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it-IT"/>
              </w:rPr>
              <w:t>Psikolog Klinis / Praktik Mandiri Preema Psikologi</w:t>
            </w:r>
          </w:p>
        </w:tc>
      </w:tr>
      <w:tr w:rsidR="0027455D" w14:paraId="791FFA12" w14:textId="77777777">
        <w:trPr>
          <w:jc w:val="center"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D4FF9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Validasi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D0F47" w14:textId="392AFE7F" w:rsidR="0027455D" w:rsidRDefault="0084605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</w:t>
            </w:r>
            <w:r w:rsidR="00371BB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Juni 2026.</w:t>
            </w:r>
          </w:p>
        </w:tc>
      </w:tr>
    </w:tbl>
    <w:p w14:paraId="5AC9783A" w14:textId="77777777" w:rsidR="0027455D" w:rsidRDefault="00000000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7E16344A" w14:textId="77777777" w:rsidR="0027455D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A. Tujuan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</w:p>
    <w:p w14:paraId="34E0F850" w14:textId="77777777" w:rsidR="0027455D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mengumpulkan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ungkapan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kesehatan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mental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berbahasa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Indonesia,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mengelompokkan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teks-teks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Hasilnya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klaster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yang masing-masing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kata-kata yang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muncul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35A2F19A" w14:textId="77777777" w:rsidR="0027455D" w:rsidRDefault="00000000">
      <w:pPr>
        <w:spacing w:before="100" w:after="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memohon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kesediaan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Validator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menilai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apakah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pengelompokan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kata-kata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71B60EF" w14:textId="77777777" w:rsidR="0027455D" w:rsidRPr="00455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t>Sesuai dengan gejala-gejala gangguan mental yang dikenal secara klinis, dan</w:t>
      </w:r>
    </w:p>
    <w:p w14:paraId="00628F50" w14:textId="77777777" w:rsidR="002745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10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dikaitkan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kategori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DSM-5.</w:t>
      </w:r>
    </w:p>
    <w:p w14:paraId="6020A569" w14:textId="77777777" w:rsidR="0027455D" w:rsidRPr="00455086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  <w:lang w:val="it-IT"/>
        </w:rPr>
      </w:pPr>
      <w:r>
        <w:rPr>
          <w:rFonts w:ascii="Times New Roman" w:eastAsia="Times New Roman" w:hAnsi="Times New Roman" w:cs="Times New Roman"/>
          <w:color w:val="000000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teknis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statistik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Pr="00455086">
        <w:rPr>
          <w:rFonts w:ascii="Times New Roman" w:eastAsia="Times New Roman" w:hAnsi="Times New Roman" w:cs="Times New Roman"/>
          <w:color w:val="000000"/>
          <w:lang w:val="it-IT"/>
        </w:rPr>
        <w:t>Cukup nilai berdasarkan pengalaman dan keilmuan di bidang psikologi klinis.</w:t>
      </w:r>
    </w:p>
    <w:p w14:paraId="5F769392" w14:textId="77777777" w:rsidR="0027455D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Latar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Belakang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Diskusi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</w:p>
    <w:p w14:paraId="63083BE0" w14:textId="77777777" w:rsidR="0027455D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pengelompokan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disepakati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(K=3)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representatif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bermakna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klinis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DEDF989" w14:textId="77777777" w:rsidR="0027455D" w:rsidRPr="00455086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t>Oleh karena itu, lembar validasi pada bagian D difokuskan pada K=3. Bagian C menampilkan perbandingan seluruh konfigurasi (K=2 hingga K=5) beserta interpretasi awal dari sistem AI sebagai referensi.</w:t>
      </w:r>
    </w:p>
    <w:p w14:paraId="3D8ACB98" w14:textId="77777777" w:rsidR="0027455D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Hasil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Pengelompokan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 (K=2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K=5)</w:t>
      </w:r>
    </w:p>
    <w:p w14:paraId="10B1635C" w14:textId="77777777" w:rsidR="0027455D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Angka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frekuensi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kemunculan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pasangan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klaster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Kolom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Interpretasi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AI"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pembacaan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dikonfirmasi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oleh Validator.</w:t>
      </w:r>
    </w:p>
    <w:p w14:paraId="003D6B6F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 =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2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Dua Kelompok)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088"/>
        <w:gridCol w:w="2568"/>
        <w:gridCol w:w="4425"/>
      </w:tblGrid>
      <w:tr w:rsidR="0027455D" w14:paraId="235D0B84" w14:textId="77777777">
        <w:trPr>
          <w:tblHeader/>
        </w:trPr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F3ED7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A9CD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Teks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ED69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Kata-Kata yang Paling Sering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Muncul</w:t>
            </w:r>
            <w:proofErr w:type="spellEnd"/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A4DF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Awal </w:t>
            </w:r>
          </w:p>
        </w:tc>
      </w:tr>
      <w:tr w:rsidR="0027455D" w14:paraId="32162C63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F8F2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4DBC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3.149</w:t>
            </w:r>
          </w:p>
          <w:p w14:paraId="1F2176F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(51.9%)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D581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75)</w:t>
            </w:r>
          </w:p>
          <w:p w14:paraId="03884D7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66)</w:t>
            </w:r>
          </w:p>
          <w:p w14:paraId="1F104DB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56)</w:t>
            </w:r>
          </w:p>
          <w:p w14:paraId="4F81E82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47)</w:t>
            </w:r>
          </w:p>
          <w:p w14:paraId="45B4F4DE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2BF6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didominasi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ungkapan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perasaan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Munculnya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kata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mental'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kesadaran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namun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negatif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48362069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1948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AD7BB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2.923</w:t>
            </w:r>
          </w:p>
          <w:p w14:paraId="5952E39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(48.1%)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3179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49)</w:t>
            </w:r>
          </w:p>
          <w:p w14:paraId="17DBD01F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66CC02CF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maki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30)</w:t>
            </w:r>
          </w:p>
          <w:p w14:paraId="3B94BF5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27)</w:t>
            </w:r>
          </w:p>
          <w:p w14:paraId="547CC43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075D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menonjolkan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ekspresi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negatif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keluhan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maki),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sedikit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perspektif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orang lain.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sedikit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dibanding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Klaster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1.</w:t>
            </w:r>
          </w:p>
        </w:tc>
      </w:tr>
    </w:tbl>
    <w:p w14:paraId="5F862B6B" w14:textId="77777777" w:rsidR="0027455D" w:rsidRDefault="0027455D">
      <w:pPr>
        <w:rPr>
          <w:rFonts w:ascii="Times New Roman" w:eastAsia="Times New Roman" w:hAnsi="Times New Roman" w:cs="Times New Roman"/>
        </w:rPr>
      </w:pPr>
    </w:p>
    <w:p w14:paraId="393C8874" w14:textId="77777777" w:rsidR="0027455D" w:rsidRDefault="0027455D">
      <w:pPr>
        <w:rPr>
          <w:rFonts w:ascii="Times New Roman" w:eastAsia="Times New Roman" w:hAnsi="Times New Roman" w:cs="Times New Roman"/>
        </w:rPr>
      </w:pPr>
    </w:p>
    <w:p w14:paraId="624BA926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0BA4FCEF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K =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3  (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Tiga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—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Lembar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Validasi</w:t>
      </w:r>
      <w:proofErr w:type="spellEnd"/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088"/>
        <w:gridCol w:w="2562"/>
        <w:gridCol w:w="4431"/>
      </w:tblGrid>
      <w:tr w:rsidR="0027455D" w14:paraId="1C70C66B" w14:textId="77777777">
        <w:trPr>
          <w:tblHeader/>
        </w:trPr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82667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36257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Teks</w:t>
            </w:r>
          </w:p>
        </w:tc>
        <w:tc>
          <w:tcPr>
            <w:tcW w:w="2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93814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Kata-Kata yang Paling Sering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Muncul</w:t>
            </w:r>
            <w:proofErr w:type="spellEnd"/>
          </w:p>
        </w:tc>
        <w:tc>
          <w:tcPr>
            <w:tcW w:w="4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920EC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Awal </w:t>
            </w:r>
          </w:p>
        </w:tc>
      </w:tr>
      <w:tr w:rsidR="0027455D" w14:paraId="26E5A0CD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8B1B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59D5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788</w:t>
            </w:r>
          </w:p>
          <w:p w14:paraId="2BB18B0A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(13.0%)</w:t>
            </w:r>
          </w:p>
        </w:tc>
        <w:tc>
          <w:tcPr>
            <w:tcW w:w="2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FCB3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62)</w:t>
            </w:r>
          </w:p>
          <w:p w14:paraId="2593A28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49)</w:t>
            </w:r>
          </w:p>
          <w:p w14:paraId="2BCEA23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45)</w:t>
            </w:r>
          </w:p>
          <w:p w14:paraId="31328A1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badan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37)</w:t>
            </w:r>
          </w:p>
          <w:p w14:paraId="7AE7D02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debar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4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F69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sangat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spesifik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intens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berdebar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badan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Pola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mengindikasikan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manifestasi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bersifat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somatik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).</w:t>
            </w:r>
          </w:p>
        </w:tc>
      </w:tr>
      <w:tr w:rsidR="0027455D" w14:paraId="7ED71E0A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696D0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4883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2.813</w:t>
            </w:r>
          </w:p>
          <w:p w14:paraId="0049CFD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(46.3%)</w:t>
            </w:r>
          </w:p>
        </w:tc>
        <w:tc>
          <w:tcPr>
            <w:tcW w:w="2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63CC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48)</w:t>
            </w:r>
          </w:p>
          <w:p w14:paraId="2C45519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7A57ECC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maki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30)</w:t>
            </w:r>
          </w:p>
          <w:p w14:paraId="1A23E08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26)</w:t>
            </w:r>
          </w:p>
          <w:p w14:paraId="6D6A025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21)</w:t>
            </w:r>
          </w:p>
        </w:tc>
        <w:tc>
          <w:tcPr>
            <w:tcW w:w="4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8DF9C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Klaster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terbesar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keluhan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interpersonal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maki,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distres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relasional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dibanding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3D92A395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8529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4D5CD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2.471</w:t>
            </w:r>
          </w:p>
          <w:p w14:paraId="663AF1BC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(40.7%)</w:t>
            </w:r>
          </w:p>
        </w:tc>
        <w:tc>
          <w:tcPr>
            <w:tcW w:w="25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8B872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67)</w:t>
            </w:r>
          </w:p>
          <w:p w14:paraId="2CA8F6FC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6917E7E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33)</w:t>
            </w:r>
          </w:p>
          <w:p w14:paraId="5528784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  <w:p w14:paraId="0C9A790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44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207D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perasaan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rasa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keinginan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'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pelarian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jauh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Munculnya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mental'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kesadaran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kondisi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</w:tbl>
    <w:p w14:paraId="3D9A6FFC" w14:textId="77777777" w:rsidR="0027455D" w:rsidRDefault="0027455D">
      <w:pPr>
        <w:rPr>
          <w:del w:id="0" w:author="SHALVIA RETNO SALSABIL" w:date="2026-05-29T07:24:00Z"/>
          <w:rFonts w:ascii="Times New Roman" w:eastAsia="Times New Roman" w:hAnsi="Times New Roman" w:cs="Times New Roman"/>
          <w:color w:val="000000"/>
        </w:rPr>
      </w:pPr>
    </w:p>
    <w:p w14:paraId="68C6DCC1" w14:textId="77777777" w:rsidR="0027455D" w:rsidRDefault="00000000">
      <w:pPr>
        <w:pStyle w:val="Heading2"/>
        <w:rPr>
          <w:color w:val="000000"/>
        </w:rPr>
      </w:pPr>
      <w:r>
        <w:rPr>
          <w:color w:val="000000"/>
        </w:rPr>
        <w:t xml:space="preserve">K = </w:t>
      </w:r>
      <w:proofErr w:type="gramStart"/>
      <w:r>
        <w:rPr>
          <w:color w:val="000000"/>
        </w:rPr>
        <w:t>4  (</w:t>
      </w:r>
      <w:proofErr w:type="spellStart"/>
      <w:proofErr w:type="gramEnd"/>
      <w:r>
        <w:rPr>
          <w:color w:val="000000"/>
        </w:rPr>
        <w:t>Empat</w:t>
      </w:r>
      <w:proofErr w:type="spellEnd"/>
      <w:r>
        <w:rPr>
          <w:color w:val="000000"/>
        </w:rPr>
        <w:t xml:space="preserve"> Kelompok)</w:t>
      </w: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088"/>
        <w:gridCol w:w="2568"/>
        <w:gridCol w:w="4425"/>
      </w:tblGrid>
      <w:tr w:rsidR="0027455D" w14:paraId="63B2BB2B" w14:textId="77777777">
        <w:trPr>
          <w:tblHeader/>
        </w:trPr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FB98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D0240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Teks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C3069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Kata-Kata yang Paling Sering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Muncul</w:t>
            </w:r>
            <w:proofErr w:type="spellEnd"/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9F9D8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Awal</w:t>
            </w:r>
          </w:p>
        </w:tc>
      </w:tr>
      <w:tr w:rsidR="0027455D" w14:paraId="161286BF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C3497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78AD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672</w:t>
            </w:r>
          </w:p>
          <w:p w14:paraId="4E534BA8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(11.1%)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A387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45)</w:t>
            </w:r>
          </w:p>
          <w:p w14:paraId="0DA4C4D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41)</w:t>
            </w:r>
          </w:p>
          <w:p w14:paraId="0520019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38)</w:t>
            </w:r>
          </w:p>
          <w:p w14:paraId="37EA9C8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badan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36)</w:t>
            </w:r>
          </w:p>
          <w:p w14:paraId="3E83E59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debar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BF06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somatik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berdebar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badan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Serupa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Klaster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1 pada K=3.</w:t>
            </w:r>
          </w:p>
        </w:tc>
      </w:tr>
      <w:tr w:rsidR="0027455D" w14:paraId="222DFC1C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8135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BF004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2.544</w:t>
            </w:r>
          </w:p>
          <w:p w14:paraId="0E538E64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(41.9%)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A4A0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44)</w:t>
            </w:r>
          </w:p>
          <w:p w14:paraId="7245BA4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29)</w:t>
            </w:r>
          </w:p>
          <w:p w14:paraId="78079B7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maki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26)</w:t>
            </w:r>
          </w:p>
          <w:p w14:paraId="56E5140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23)</w:t>
            </w:r>
          </w:p>
          <w:p w14:paraId="2D3F2A7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DC93C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besar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keluhan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interpersonal.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Sedikit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dominan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distres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657B21F5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74A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0B9C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2.416</w:t>
            </w:r>
          </w:p>
          <w:p w14:paraId="2B44E1D6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(39.8%)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8ABF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64)</w:t>
            </w:r>
          </w:p>
          <w:p w14:paraId="580987F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00B287F2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33)</w:t>
            </w:r>
          </w:p>
          <w:p w14:paraId="5C1607A2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  <w:p w14:paraId="542FBEF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D413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Kombinasi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keinginan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kesadaran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mental.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pola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distres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eksistensial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429256EF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2AB7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7D60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440</w:t>
            </w:r>
          </w:p>
          <w:p w14:paraId="17ABC648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(7.2%)</w:t>
            </w:r>
          </w:p>
        </w:tc>
        <w:tc>
          <w:tcPr>
            <w:tcW w:w="25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280E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11)</w:t>
            </w:r>
          </w:p>
          <w:p w14:paraId="137852CC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9)</w:t>
            </w:r>
          </w:p>
          <w:p w14:paraId="0A0D220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potong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  <w:p w14:paraId="34DEDF5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sikap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  <w:p w14:paraId="652B48C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bayang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khayal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</w:tc>
        <w:tc>
          <w:tcPr>
            <w:tcW w:w="44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2CB6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kecil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indikasi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serius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: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potong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'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ideasi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menyakiti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) dan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bayang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khayal'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kemungkinan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halusinasi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perhatian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khusus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</w:tbl>
    <w:p w14:paraId="031DD5DC" w14:textId="77777777" w:rsidR="0027455D" w:rsidRDefault="0027455D">
      <w:pPr>
        <w:rPr>
          <w:ins w:id="1" w:author="SHALVIA RETNO SALSABIL" w:date="2026-05-29T07:24:00Z"/>
          <w:rFonts w:ascii="Times New Roman" w:eastAsia="Times New Roman" w:hAnsi="Times New Roman" w:cs="Times New Roman"/>
          <w:color w:val="000000"/>
        </w:rPr>
      </w:pPr>
    </w:p>
    <w:p w14:paraId="2AA213E4" w14:textId="77777777" w:rsidR="0027455D" w:rsidRDefault="0027455D">
      <w:pPr>
        <w:rPr>
          <w:ins w:id="2" w:author="SHALVIA RETNO SALSABIL" w:date="2026-05-29T07:24:00Z"/>
          <w:rFonts w:ascii="Times New Roman" w:eastAsia="Times New Roman" w:hAnsi="Times New Roman" w:cs="Times New Roman"/>
          <w:color w:val="000000"/>
        </w:rPr>
      </w:pPr>
    </w:p>
    <w:p w14:paraId="26E1E9CC" w14:textId="77777777" w:rsidR="0027455D" w:rsidRDefault="0027455D">
      <w:pPr>
        <w:rPr>
          <w:ins w:id="3" w:author="SHALVIA RETNO SALSABIL" w:date="2026-05-29T07:24:00Z"/>
          <w:rFonts w:ascii="Times New Roman" w:eastAsia="Times New Roman" w:hAnsi="Times New Roman" w:cs="Times New Roman"/>
          <w:color w:val="000000"/>
        </w:rPr>
      </w:pPr>
    </w:p>
    <w:p w14:paraId="43D30B07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125AF62B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K =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5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Lima Kelompok)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088"/>
        <w:gridCol w:w="2565"/>
        <w:gridCol w:w="4428"/>
      </w:tblGrid>
      <w:tr w:rsidR="0027455D" w14:paraId="400CD3C6" w14:textId="77777777">
        <w:trPr>
          <w:tblHeader/>
        </w:trPr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2954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6A853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Teks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473E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Kata-Kata yang Paling Sering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Muncul</w:t>
            </w:r>
            <w:proofErr w:type="spellEnd"/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0745D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Awal </w:t>
            </w:r>
          </w:p>
        </w:tc>
      </w:tr>
      <w:tr w:rsidR="0027455D" w14:paraId="05616E80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5316A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58B38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368</w:t>
            </w:r>
          </w:p>
          <w:p w14:paraId="191AC9C6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(6.1%)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B701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24)</w:t>
            </w:r>
          </w:p>
          <w:p w14:paraId="38C8274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18)</w:t>
            </w:r>
          </w:p>
          <w:p w14:paraId="7197B17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badan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17)</w:t>
            </w:r>
          </w:p>
          <w:p w14:paraId="6380514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keringat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dingin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15)</w:t>
            </w:r>
          </w:p>
          <w:p w14:paraId="4CBA5D2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dada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13)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50EB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kecil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sangat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spesifik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mengarah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serangan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panik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keringat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dingin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dada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badan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0C45F1B9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8E1F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0B24A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2.355</w:t>
            </w:r>
          </w:p>
          <w:p w14:paraId="54A4B59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(38.8%)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86E9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42)</w:t>
            </w:r>
          </w:p>
          <w:p w14:paraId="0317DB9F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29)</w:t>
            </w:r>
          </w:p>
          <w:p w14:paraId="455115C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maki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26)</w:t>
            </w:r>
          </w:p>
          <w:p w14:paraId="52BDB49C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23)</w:t>
            </w:r>
          </w:p>
          <w:p w14:paraId="52C6A76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tangis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21)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1E9E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Distres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interpersonal.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Kemunculan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tangis'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ekspresi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terbuka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1217953B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6F449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68990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819</w:t>
            </w:r>
          </w:p>
          <w:p w14:paraId="0338024D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(13.5%)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D052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52)</w:t>
            </w:r>
          </w:p>
          <w:p w14:paraId="6C7BD0C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49)</w:t>
            </w:r>
          </w:p>
          <w:p w14:paraId="6505862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44)</w:t>
            </w:r>
          </w:p>
          <w:p w14:paraId="1FF8B65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badan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29)</w:t>
            </w:r>
          </w:p>
          <w:p w14:paraId="2377696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debar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28)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3EA7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kecemasan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somatik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kuat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Serupa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klaster-klaster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anxiety pada K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  <w:tr w:rsidR="0027455D" w14:paraId="5BF2B3FB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C4A76A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76313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2.111</w:t>
            </w:r>
          </w:p>
          <w:p w14:paraId="6F80BA5F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(34.8%)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AD31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56)</w:t>
            </w:r>
          </w:p>
          <w:p w14:paraId="5AFFCCB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  <w:p w14:paraId="225DD31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31)</w:t>
            </w:r>
          </w:p>
          <w:p w14:paraId="0477D2D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31)</w:t>
            </w:r>
          </w:p>
          <w:p w14:paraId="03DFCEB5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28)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E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9B85E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Distres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eksistensial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keinginan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kesadaran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mental.</w:t>
            </w:r>
          </w:p>
        </w:tc>
      </w:tr>
      <w:tr w:rsidR="0027455D" w14:paraId="444F445F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F891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BEAB6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419</w:t>
            </w:r>
          </w:p>
          <w:p w14:paraId="0F182568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(6.9%)</w:t>
            </w:r>
          </w:p>
        </w:tc>
        <w:tc>
          <w:tcPr>
            <w:tcW w:w="25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FBFB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11)</w:t>
            </w:r>
          </w:p>
          <w:p w14:paraId="704B1E3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9)</w:t>
            </w:r>
          </w:p>
          <w:p w14:paraId="0CD2B6B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coba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potong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  <w:p w14:paraId="0AB84DD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bayang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khayal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  <w:p w14:paraId="5B8F1642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khayal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ilusi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8)</w:t>
            </w:r>
          </w:p>
        </w:tc>
        <w:tc>
          <w:tcPr>
            <w:tcW w:w="44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B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5C40F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indikasi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gejala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psikotik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khayal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ilusi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bayang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khayal) dan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ideasi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menyakiti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perhatian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khusus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9"/>
                <w:szCs w:val="19"/>
              </w:rPr>
              <w:t>.</w:t>
            </w:r>
          </w:p>
        </w:tc>
      </w:tr>
    </w:tbl>
    <w:p w14:paraId="2FFED0F2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DA2A4FC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3A045EB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6A71133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24BC0A6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F2A622B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804D881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CF27EEA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DFBBDBC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DAAB042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838C173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4621ACA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2AA9232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4B767B2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B120835" w14:textId="77777777" w:rsidR="0027455D" w:rsidRDefault="0027455D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DD1AC80" w14:textId="77777777" w:rsidR="0027455D" w:rsidRDefault="0027455D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FD37CC6" w14:textId="77777777" w:rsidR="0027455D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5F667C56" w14:textId="77777777" w:rsidR="0027455D" w:rsidRPr="00455086" w:rsidRDefault="00000000">
      <w:pPr>
        <w:pStyle w:val="Heading1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lastRenderedPageBreak/>
        <w:t>D. Lembar Penilaian Psikolog — K = 3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27455D" w:rsidRPr="00455086" w14:paraId="5F4C24D2" w14:textId="77777777">
        <w:tc>
          <w:tcPr>
            <w:tcW w:w="9026" w:type="dxa"/>
            <w:tcBorders>
              <w:top w:val="single" w:sz="6" w:space="0" w:color="F0A500"/>
              <w:left w:val="single" w:sz="6" w:space="0" w:color="F0A500"/>
              <w:bottom w:val="single" w:sz="6" w:space="0" w:color="F0A500"/>
              <w:right w:val="single" w:sz="6" w:space="0" w:color="F0A500"/>
            </w:tcBorders>
            <w:shd w:val="clear" w:color="auto" w:fill="FFFB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CE939" w14:textId="77777777" w:rsidR="0027455D" w:rsidRPr="00455086" w:rsidRDefault="00000000">
            <w:pPr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r w:rsidRPr="00455086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it-IT"/>
              </w:rPr>
              <w:t xml:space="preserve">Catatan: </w:t>
            </w:r>
            <w:r w:rsidRPr="0045508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it-IT"/>
              </w:rPr>
              <w:t xml:space="preserve">Sesuai diskusi pada pertemuan </w:t>
            </w:r>
            <w:r w:rsidRPr="00455086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it-IT"/>
              </w:rPr>
              <w:t xml:space="preserve">online </w:t>
            </w:r>
            <w:r w:rsidRPr="00455086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it-IT"/>
              </w:rPr>
              <w:t>sebelumnya, konfigurasi K=3 (tiga kelompok) dipilih sebagai hasil akhir. Lembar ini adalah konfirmasi resmi dari Anda sebagai validator ahli.</w:t>
            </w:r>
          </w:p>
        </w:tc>
      </w:tr>
    </w:tbl>
    <w:p w14:paraId="072D6289" w14:textId="77777777" w:rsidR="0027455D" w:rsidRPr="00455086" w:rsidRDefault="0027455D">
      <w:pPr>
        <w:rPr>
          <w:rFonts w:ascii="Times New Roman" w:eastAsia="Times New Roman" w:hAnsi="Times New Roman" w:cs="Times New Roman"/>
          <w:color w:val="000000"/>
          <w:lang w:val="it-IT"/>
        </w:rPr>
      </w:pPr>
    </w:p>
    <w:p w14:paraId="7329D7DD" w14:textId="77777777" w:rsidR="0027455D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Panduan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Pengisian</w:t>
      </w:r>
      <w:proofErr w:type="spellEnd"/>
    </w:p>
    <w:p w14:paraId="274B3F09" w14:textId="77777777" w:rsidR="0027455D" w:rsidRPr="004550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t>Baca kata-kata yang muncul di setiap klaster.</w:t>
      </w:r>
    </w:p>
    <w:p w14:paraId="0CBDF897" w14:textId="77777777" w:rsidR="002745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t xml:space="preserve">Pada kolom "Interpretasi Klinis": jelaskan menurut Anda apakah kata-kata tersebut mencerminkan gejala atau kondisi mental tertentu. </w:t>
      </w:r>
      <w:r>
        <w:rPr>
          <w:rFonts w:ascii="Times New Roman" w:eastAsia="Times New Roman" w:hAnsi="Times New Roman" w:cs="Times New Roman"/>
          <w:color w:val="000000"/>
        </w:rPr>
        <w:t xml:space="preserve">Tidak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kalimat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cukup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EF674CC" w14:textId="77777777" w:rsidR="002745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kolom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DSM-5":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sebutkan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kategori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gangguan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DSM-5 yang paling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mendekati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7FEB9BEF" w14:textId="77777777" w:rsidR="0027455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Isi juga baris Kesimpulan Umum di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pandangan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keseluruhan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ketiga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klaster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1088"/>
        <w:gridCol w:w="2578"/>
        <w:gridCol w:w="4415"/>
      </w:tblGrid>
      <w:tr w:rsidR="0027455D" w14:paraId="3807B9F7" w14:textId="77777777">
        <w:trPr>
          <w:tblHeader/>
        </w:trPr>
        <w:tc>
          <w:tcPr>
            <w:tcW w:w="945" w:type="dxa"/>
            <w:vMerge w:val="restar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A1A56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Klaster</w:t>
            </w:r>
            <w:proofErr w:type="spellEnd"/>
          </w:p>
        </w:tc>
        <w:tc>
          <w:tcPr>
            <w:tcW w:w="1088" w:type="dxa"/>
            <w:vMerge w:val="restar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1081E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Teks</w:t>
            </w:r>
          </w:p>
        </w:tc>
        <w:tc>
          <w:tcPr>
            <w:tcW w:w="2578" w:type="dxa"/>
            <w:vMerge w:val="restar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14D8C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Kata-Kata yang Paling Sering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Muncul</w:t>
            </w:r>
            <w:proofErr w:type="spellEnd"/>
          </w:p>
          <w:p w14:paraId="2C88EE38" w14:textId="77777777" w:rsidR="0027455D" w:rsidRDefault="0027455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7A593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Psikolog</w:t>
            </w:r>
            <w:proofErr w:type="spellEnd"/>
          </w:p>
        </w:tc>
      </w:tr>
      <w:tr w:rsidR="0027455D" w14:paraId="7DB672B6" w14:textId="77777777">
        <w:tc>
          <w:tcPr>
            <w:tcW w:w="945" w:type="dxa"/>
            <w:vMerge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61019" w14:textId="77777777" w:rsidR="0027455D" w:rsidRDefault="00274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88" w:type="dxa"/>
            <w:vMerge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460FB" w14:textId="77777777" w:rsidR="0027455D" w:rsidRDefault="00274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78" w:type="dxa"/>
            <w:vMerge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9451E" w14:textId="77777777" w:rsidR="0027455D" w:rsidRDefault="00274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D51C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DSM-5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klaster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ini</w:t>
            </w:r>
            <w:proofErr w:type="spellEnd"/>
          </w:p>
        </w:tc>
      </w:tr>
      <w:tr w:rsidR="0027455D" w14:paraId="1B215C54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BBE41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EB37B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788</w:t>
            </w:r>
          </w:p>
          <w:p w14:paraId="085856CB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(13.0%)</w:t>
            </w:r>
          </w:p>
        </w:tc>
        <w:tc>
          <w:tcPr>
            <w:tcW w:w="25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66CCF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62)</w:t>
            </w:r>
          </w:p>
          <w:p w14:paraId="51890A7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49)</w:t>
            </w:r>
          </w:p>
          <w:p w14:paraId="1163DCE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cemas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takut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45)</w:t>
            </w:r>
          </w:p>
          <w:p w14:paraId="3F1DBFE4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badan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lemas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37)</w:t>
            </w:r>
          </w:p>
          <w:p w14:paraId="735755FB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jantung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debar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4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A7B5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:</w:t>
            </w:r>
          </w:p>
          <w:p w14:paraId="73A99316" w14:textId="0CC36966" w:rsidR="0027455D" w:rsidRDefault="00C3367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kata</w:t>
            </w:r>
            <w:r w:rsidR="00371BB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371BBB">
              <w:rPr>
                <w:rFonts w:ascii="Times New Roman" w:eastAsia="Times New Roman" w:hAnsi="Times New Roman" w:cs="Times New Roman"/>
                <w:color w:val="000000"/>
              </w:rPr>
              <w:t>ini</w:t>
            </w:r>
            <w:proofErr w:type="spellEnd"/>
            <w:r w:rsidR="00371BB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menggambarkan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yang </w:t>
            </w:r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</w:t>
            </w:r>
            <w:r w:rsidR="00180EA0">
              <w:rPr>
                <w:rFonts w:ascii="Times New Roman" w:eastAsia="Times New Roman" w:hAnsi="Times New Roman" w:cs="Times New Roman"/>
                <w:color w:val="000000"/>
              </w:rPr>
              <w:t>dominasi</w:t>
            </w:r>
            <w:proofErr w:type="spellEnd"/>
            <w:proofErr w:type="gram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gejala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kecemasan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manifestasi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fisik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="00180EA0">
              <w:rPr>
                <w:rFonts w:ascii="Times New Roman" w:eastAsia="Times New Roman" w:hAnsi="Times New Roman" w:cs="Times New Roman"/>
                <w:color w:val="000000"/>
              </w:rPr>
              <w:t>kuat</w:t>
            </w:r>
            <w:proofErr w:type="spellEnd"/>
            <w:r w:rsidR="00180EA0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4B7CA9E7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88EE6F3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DSM-5:</w:t>
            </w:r>
          </w:p>
          <w:p w14:paraId="6D3EBE8F" w14:textId="2E1D6275" w:rsidR="0027455D" w:rsidRDefault="00180EA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Generalized Anxiety Disorder</w:t>
            </w:r>
          </w:p>
        </w:tc>
      </w:tr>
      <w:tr w:rsidR="0027455D" w14:paraId="239F8D83" w14:textId="77777777" w:rsidTr="00A76D3F">
        <w:trPr>
          <w:trHeight w:val="2589"/>
        </w:trPr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FB70A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DE122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2.813</w:t>
            </w:r>
          </w:p>
          <w:p w14:paraId="6632C1C5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(46.3%)</w:t>
            </w:r>
          </w:p>
        </w:tc>
        <w:tc>
          <w:tcPr>
            <w:tcW w:w="25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09C6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48)</w:t>
            </w:r>
          </w:p>
          <w:p w14:paraId="7DBCDC3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5159A1D8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caci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maki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30)</w:t>
            </w:r>
          </w:p>
          <w:p w14:paraId="76A2B036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sudut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pandang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26)</w:t>
            </w:r>
          </w:p>
          <w:p w14:paraId="5A4EF22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sesak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nafas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21)</w:t>
            </w:r>
          </w:p>
        </w:tc>
        <w:tc>
          <w:tcPr>
            <w:tcW w:w="4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D1A7D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:</w:t>
            </w:r>
          </w:p>
          <w:p w14:paraId="08DDF01A" w14:textId="1105669E" w:rsidR="0027455D" w:rsidRDefault="00C33677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menggambarkan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didominasi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keputusa</w:t>
            </w:r>
            <w:r w:rsidR="00886AAE"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interpersonal,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disertai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tekanan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emosional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mengarah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gangguan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penyesuaian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86AAE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="00886AAE">
              <w:rPr>
                <w:rFonts w:ascii="Times New Roman" w:eastAsia="Times New Roman" w:hAnsi="Times New Roman" w:cs="Times New Roman"/>
                <w:color w:val="000000"/>
              </w:rPr>
              <w:t xml:space="preserve"> stressor </w:t>
            </w:r>
            <w:proofErr w:type="spellStart"/>
            <w:r w:rsidR="00886AAE">
              <w:rPr>
                <w:rFonts w:ascii="Times New Roman" w:eastAsia="Times New Roman" w:hAnsi="Times New Roman" w:cs="Times New Roman"/>
                <w:color w:val="000000"/>
              </w:rPr>
              <w:t>konflik</w:t>
            </w:r>
            <w:proofErr w:type="spellEnd"/>
            <w:r w:rsidR="00886AAE">
              <w:rPr>
                <w:rFonts w:ascii="Times New Roman" w:eastAsia="Times New Roman" w:hAnsi="Times New Roman" w:cs="Times New Roman"/>
                <w:color w:val="000000"/>
              </w:rPr>
              <w:t xml:space="preserve"> interpersonal</w:t>
            </w:r>
          </w:p>
          <w:p w14:paraId="4550BBE2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6D0913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DSM-5:</w:t>
            </w:r>
          </w:p>
          <w:p w14:paraId="6A4CE950" w14:textId="4197E3C0" w:rsidR="0027455D" w:rsidRDefault="00886AA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</w:t>
            </w:r>
            <w:r w:rsidR="00A76D3F">
              <w:rPr>
                <w:rFonts w:ascii="Times New Roman" w:eastAsia="Times New Roman" w:hAnsi="Times New Roman" w:cs="Times New Roman"/>
                <w:color w:val="000000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ustment Disorder with depressed mood</w:t>
            </w:r>
          </w:p>
        </w:tc>
      </w:tr>
      <w:tr w:rsidR="0027455D" w14:paraId="3568D7B8" w14:textId="77777777">
        <w:tc>
          <w:tcPr>
            <w:tcW w:w="94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4A033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0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2948D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 = 2.471</w:t>
            </w:r>
          </w:p>
          <w:p w14:paraId="1B89BEC4" w14:textId="77777777" w:rsidR="0027455D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(40.7%)</w:t>
            </w:r>
          </w:p>
        </w:tc>
        <w:tc>
          <w:tcPr>
            <w:tcW w:w="257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9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81B0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putus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67)</w:t>
            </w:r>
          </w:p>
          <w:p w14:paraId="4AE0B8E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sehat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mental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34)</w:t>
            </w:r>
          </w:p>
          <w:p w14:paraId="2A21361A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hilang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33)</w:t>
            </w:r>
          </w:p>
          <w:p w14:paraId="57255D49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keluh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kesah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  <w:p w14:paraId="4F788B31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pergi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32)</w:t>
            </w:r>
          </w:p>
        </w:tc>
        <w:tc>
          <w:tcPr>
            <w:tcW w:w="44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0B030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Interpretasi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:</w:t>
            </w:r>
          </w:p>
          <w:p w14:paraId="09F41608" w14:textId="268CB339" w:rsidR="0027455D" w:rsidRDefault="00886AA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kata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menggambarkan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permasalahan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didominasi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keputusasaan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kehilangan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arah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hidup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menarik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diri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tekanan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dihadapi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megarah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pada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gejala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8F29EC">
              <w:rPr>
                <w:rFonts w:ascii="Times New Roman" w:eastAsia="Times New Roman" w:hAnsi="Times New Roman" w:cs="Times New Roman"/>
                <w:color w:val="000000"/>
              </w:rPr>
              <w:t>depresif</w:t>
            </w:r>
            <w:proofErr w:type="spellEnd"/>
            <w:r w:rsidR="008F29EC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73FDD64B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D317487" w14:textId="77777777" w:rsidR="0027455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DSM-5:</w:t>
            </w:r>
          </w:p>
          <w:p w14:paraId="6530BAFC" w14:textId="2256D824" w:rsidR="0027455D" w:rsidRDefault="008F29E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Major Depressive Disorder</w:t>
            </w:r>
          </w:p>
          <w:p w14:paraId="1982439F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455D" w:rsidRPr="00455086" w14:paraId="794B7719" w14:textId="77777777">
        <w:tc>
          <w:tcPr>
            <w:tcW w:w="9026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88716" w14:textId="77777777" w:rsidR="0027455D" w:rsidRPr="00455086" w:rsidRDefault="00000000">
            <w:pPr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r w:rsidRPr="00455086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it-IT"/>
              </w:rPr>
              <w:t>Kesimpulan Umum / Catatan Tambahan dari Validator:</w:t>
            </w:r>
          </w:p>
          <w:p w14:paraId="5545FEC4" w14:textId="24634568" w:rsidR="0027455D" w:rsidRPr="00455086" w:rsidRDefault="00A76D3F" w:rsidP="00A76D3F">
            <w:pPr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A76D3F">
              <w:rPr>
                <w:rFonts w:ascii="Times New Roman" w:eastAsia="Times New Roman" w:hAnsi="Times New Roman" w:cs="Times New Roman"/>
                <w:color w:val="000000"/>
              </w:rPr>
              <w:t>nterpretasi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hasil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kata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kunci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dilakukan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tingkat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gejala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tema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bukan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diagnosis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klinis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Kesesuaian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DSM-5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sebagai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kerangka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konseptual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memahami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kemungkinan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makna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psikologis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dari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kata-kata yang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muncul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. Oleh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karena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itu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hasil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penelitian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tidak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digunakan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untuk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menyimpulkan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adanya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gangguan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mental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tertentu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individu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membuat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unggahan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 xml:space="preserve"> media </w:t>
            </w:r>
            <w:proofErr w:type="spellStart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sosial</w:t>
            </w:r>
            <w:proofErr w:type="spellEnd"/>
            <w:r w:rsidRPr="00A76D3F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</w:tbl>
    <w:p w14:paraId="375B4691" w14:textId="77777777" w:rsidR="0027455D" w:rsidRPr="00455086" w:rsidRDefault="00000000">
      <w:pPr>
        <w:pStyle w:val="Heading1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lastRenderedPageBreak/>
        <w:t>E. Pernyataan Validator</w:t>
      </w:r>
    </w:p>
    <w:p w14:paraId="43AEF21B" w14:textId="77777777" w:rsidR="0027455D" w:rsidRPr="00455086" w:rsidRDefault="00000000">
      <w:pPr>
        <w:spacing w:before="60" w:after="80"/>
        <w:jc w:val="both"/>
        <w:rPr>
          <w:rFonts w:ascii="Times New Roman" w:eastAsia="Times New Roman" w:hAnsi="Times New Roman" w:cs="Times New Roman"/>
          <w:color w:val="000000"/>
          <w:lang w:val="it-IT"/>
        </w:rPr>
      </w:pPr>
      <w:r w:rsidRPr="00455086">
        <w:rPr>
          <w:rFonts w:ascii="Times New Roman" w:eastAsia="Times New Roman" w:hAnsi="Times New Roman" w:cs="Times New Roman"/>
          <w:color w:val="000000"/>
          <w:lang w:val="it-IT"/>
        </w:rPr>
        <w:t>Saya yang bertanda tangan di bawah ini menyatakan telah memeriksa dan memberikan penilaian terhadap hasil pengelompokan teks kesehatan mental di atas berdasarkan kompetensi klinis saya di bidang psikologi.</w:t>
      </w:r>
    </w:p>
    <w:p w14:paraId="298ACFF3" w14:textId="77777777" w:rsidR="0027455D" w:rsidRPr="00455086" w:rsidRDefault="0027455D">
      <w:pPr>
        <w:rPr>
          <w:rFonts w:ascii="Times New Roman" w:eastAsia="Times New Roman" w:hAnsi="Times New Roman" w:cs="Times New Roman"/>
          <w:color w:val="000000"/>
          <w:lang w:val="it-IT"/>
        </w:rPr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3"/>
        <w:gridCol w:w="200"/>
        <w:gridCol w:w="4413"/>
      </w:tblGrid>
      <w:tr w:rsidR="0027455D" w14:paraId="5676FCB2" w14:textId="77777777"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D586475" w14:textId="77777777" w:rsidR="0027455D" w:rsidRPr="00455086" w:rsidRDefault="0027455D">
            <w:pPr>
              <w:spacing w:before="60" w:after="80"/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312CBC6" w14:textId="77777777" w:rsidR="0027455D" w:rsidRPr="00455086" w:rsidRDefault="0027455D">
            <w:pPr>
              <w:spacing w:before="60" w:after="80"/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203AA8" w14:textId="515DA7A3" w:rsidR="0027455D" w:rsidRDefault="00000000">
            <w:pPr>
              <w:spacing w:before="60" w:after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Validator,</w:t>
            </w:r>
          </w:p>
        </w:tc>
      </w:tr>
      <w:tr w:rsidR="0027455D" w14:paraId="49B17DA1" w14:textId="77777777">
        <w:trPr>
          <w:trHeight w:val="1268"/>
        </w:trPr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C92550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8A93014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DA623B8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B50303" w14:textId="77777777" w:rsidR="0027455D" w:rsidRDefault="0027455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0417AA3" w14:textId="77777777" w:rsidR="0027455D" w:rsidRDefault="0027455D">
            <w:pPr>
              <w:spacing w:before="60" w:after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0A6BF3" w14:textId="77777777" w:rsidR="0027455D" w:rsidRDefault="0027455D">
            <w:pPr>
              <w:spacing w:before="60" w:after="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BBFA42" w14:textId="07DF61A0" w:rsidR="00371BBB" w:rsidRPr="00371BBB" w:rsidRDefault="00371BBB" w:rsidP="00371BB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         </w:t>
            </w:r>
            <w:r w:rsidRPr="00371BBB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01570DE0" wp14:editId="4B0548E7">
                  <wp:simplePos x="0" y="0"/>
                  <wp:positionH relativeFrom="column">
                    <wp:posOffset>735965</wp:posOffset>
                  </wp:positionH>
                  <wp:positionV relativeFrom="paragraph">
                    <wp:posOffset>0</wp:posOffset>
                  </wp:positionV>
                  <wp:extent cx="1554480" cy="863600"/>
                  <wp:effectExtent l="0" t="0" r="0" b="0"/>
                  <wp:wrapThrough wrapText="bothSides">
                    <wp:wrapPolygon edited="0">
                      <wp:start x="17471" y="3812"/>
                      <wp:lineTo x="1324" y="5241"/>
                      <wp:lineTo x="1059" y="8576"/>
                      <wp:lineTo x="9000" y="12388"/>
                      <wp:lineTo x="9000" y="13341"/>
                      <wp:lineTo x="9794" y="13818"/>
                      <wp:lineTo x="13500" y="14771"/>
                      <wp:lineTo x="14824" y="14771"/>
                      <wp:lineTo x="15088" y="12388"/>
                      <wp:lineTo x="16676" y="12388"/>
                      <wp:lineTo x="19059" y="7624"/>
                      <wp:lineTo x="18794" y="3812"/>
                      <wp:lineTo x="17471" y="3812"/>
                    </wp:wrapPolygon>
                  </wp:wrapThrough>
                  <wp:docPr id="1668708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9C994A" w14:textId="39738C87" w:rsidR="0027455D" w:rsidRDefault="0027455D">
            <w:pPr>
              <w:spacing w:before="60" w:after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7455D" w14:paraId="46826374" w14:textId="77777777"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2D69D9" w14:textId="77777777" w:rsidR="0027455D" w:rsidRDefault="0027455D">
            <w:pPr>
              <w:spacing w:before="60" w:after="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4273F0" w14:textId="77777777" w:rsidR="0027455D" w:rsidRDefault="0027455D">
            <w:pPr>
              <w:spacing w:before="60" w:after="8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668A50" w14:textId="77777777" w:rsidR="0027455D" w:rsidRPr="00455086" w:rsidRDefault="00000000">
            <w:pPr>
              <w:spacing w:before="60" w:after="80"/>
              <w:jc w:val="center"/>
              <w:rPr>
                <w:rFonts w:ascii="Times New Roman" w:eastAsia="Times New Roman" w:hAnsi="Times New Roman" w:cs="Times New Roman"/>
                <w:color w:val="000000"/>
                <w:lang w:val="it-IT"/>
              </w:rPr>
            </w:pPr>
            <w:r w:rsidRPr="00455086">
              <w:rPr>
                <w:rFonts w:ascii="Times New Roman" w:eastAsia="Times New Roman" w:hAnsi="Times New Roman" w:cs="Times New Roman"/>
                <w:b/>
                <w:bCs/>
                <w:color w:val="000000"/>
                <w:lang w:val="it-IT"/>
              </w:rPr>
              <w:t>Ni Gusti Ketut Diana Setiawati, M.Psi., Psikolog</w:t>
            </w:r>
          </w:p>
          <w:p w14:paraId="56D50DE1" w14:textId="77777777" w:rsidR="0027455D" w:rsidRDefault="00000000">
            <w:pPr>
              <w:spacing w:before="60" w:after="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Psikolog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Klinis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/ Preema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</w:p>
        </w:tc>
      </w:tr>
    </w:tbl>
    <w:p w14:paraId="132E3681" w14:textId="77777777" w:rsidR="0027455D" w:rsidRDefault="0027455D">
      <w:pPr>
        <w:rPr>
          <w:rFonts w:ascii="Times New Roman" w:eastAsia="Times New Roman" w:hAnsi="Times New Roman" w:cs="Times New Roman"/>
          <w:color w:val="000000"/>
        </w:rPr>
      </w:pPr>
    </w:p>
    <w:sectPr w:rsidR="0027455D">
      <w:pgSz w:w="11906" w:h="16838"/>
      <w:pgMar w:top="1440" w:right="126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34B274-07E2-4F14-8CF4-DA17D52146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678519-A01D-4892-AC23-C66EE9390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8974DD-9CC0-45E0-80DB-68EAEC37CB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4EFF"/>
    <w:multiLevelType w:val="multilevel"/>
    <w:tmpl w:val="AA669C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EF012B4"/>
    <w:multiLevelType w:val="multilevel"/>
    <w:tmpl w:val="0D06E66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38244112">
    <w:abstractNumId w:val="1"/>
  </w:num>
  <w:num w:numId="2" w16cid:durableId="184447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55D"/>
    <w:rsid w:val="0006203F"/>
    <w:rsid w:val="00180EA0"/>
    <w:rsid w:val="001B1B5E"/>
    <w:rsid w:val="0027455D"/>
    <w:rsid w:val="00371BBB"/>
    <w:rsid w:val="00455086"/>
    <w:rsid w:val="008168F9"/>
    <w:rsid w:val="0084605C"/>
    <w:rsid w:val="00886AAE"/>
    <w:rsid w:val="008F29EC"/>
    <w:rsid w:val="00A6536F"/>
    <w:rsid w:val="00A76D3F"/>
    <w:rsid w:val="00C33677"/>
    <w:rsid w:val="00E6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674F5"/>
  <w15:docId w15:val="{857E4304-A6A3-4406-A237-70D8A175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1F4E79"/>
        <w:right w:val="nil"/>
        <w:between w:val="nil"/>
      </w:pBdr>
      <w:spacing w:before="320" w:after="16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74B5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Nisa</dc:creator>
  <cp:lastModifiedBy>LENOVO</cp:lastModifiedBy>
  <cp:revision>3</cp:revision>
  <dcterms:created xsi:type="dcterms:W3CDTF">2026-06-01T11:36:00Z</dcterms:created>
  <dcterms:modified xsi:type="dcterms:W3CDTF">2026-06-01T16:44:00Z</dcterms:modified>
</cp:coreProperties>
</file>